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EC81C" w14:textId="77777777" w:rsidR="00AB69BE" w:rsidRPr="00F531E0" w:rsidRDefault="00AB69BE"/>
    <w:p w14:paraId="3BEF2A7A" w14:textId="77777777" w:rsidR="0073486A" w:rsidRPr="00F531E0" w:rsidRDefault="0073486A"/>
    <w:p w14:paraId="09442113" w14:textId="77777777" w:rsidR="0073486A" w:rsidRPr="00F531E0" w:rsidRDefault="0073486A" w:rsidP="0073486A"/>
    <w:p w14:paraId="6E8CB51E" w14:textId="77777777" w:rsidR="0073486A" w:rsidRPr="00F531E0" w:rsidRDefault="0073486A" w:rsidP="0073486A"/>
    <w:p w14:paraId="29B13A32" w14:textId="77777777" w:rsidR="00F872F6" w:rsidRDefault="002465FA" w:rsidP="00612E7A">
      <w:pPr>
        <w:tabs>
          <w:tab w:val="left" w:pos="3600"/>
        </w:tabs>
        <w:jc w:val="center"/>
        <w:rPr>
          <w:b/>
          <w:bCs/>
          <w:sz w:val="40"/>
          <w:szCs w:val="40"/>
        </w:rPr>
      </w:pPr>
      <w:r w:rsidRPr="00612E7A">
        <w:rPr>
          <w:b/>
          <w:bCs/>
          <w:sz w:val="40"/>
          <w:szCs w:val="40"/>
        </w:rPr>
        <w:t xml:space="preserve">Title: </w:t>
      </w:r>
      <w:r w:rsidR="00D26F26" w:rsidRPr="00612E7A">
        <w:rPr>
          <w:b/>
          <w:bCs/>
          <w:sz w:val="40"/>
          <w:szCs w:val="40"/>
        </w:rPr>
        <w:t>Steam Application</w:t>
      </w:r>
    </w:p>
    <w:p w14:paraId="33B097ED" w14:textId="77777777" w:rsidR="00706231" w:rsidRPr="00612E7A" w:rsidRDefault="00706231" w:rsidP="00612E7A">
      <w:pPr>
        <w:tabs>
          <w:tab w:val="left" w:pos="3600"/>
        </w:tabs>
        <w:jc w:val="center"/>
        <w:rPr>
          <w:b/>
          <w:bCs/>
          <w:sz w:val="40"/>
          <w:szCs w:val="40"/>
        </w:rPr>
      </w:pPr>
    </w:p>
    <w:p w14:paraId="506106CD" w14:textId="57D442A4" w:rsidR="00706231" w:rsidRDefault="00F872F6" w:rsidP="00706231">
      <w:pPr>
        <w:tabs>
          <w:tab w:val="left" w:pos="3600"/>
        </w:tabs>
        <w:jc w:val="center"/>
        <w:rPr>
          <w:b/>
          <w:bCs/>
          <w:sz w:val="40"/>
          <w:szCs w:val="40"/>
        </w:rPr>
      </w:pPr>
      <w:r w:rsidRPr="00612E7A">
        <w:rPr>
          <w:b/>
          <w:bCs/>
          <w:sz w:val="40"/>
          <w:szCs w:val="40"/>
        </w:rPr>
        <w:t xml:space="preserve">Group </w:t>
      </w:r>
      <w:r w:rsidR="0085116E" w:rsidRPr="00612E7A">
        <w:rPr>
          <w:b/>
          <w:bCs/>
          <w:sz w:val="40"/>
          <w:szCs w:val="40"/>
        </w:rPr>
        <w:t>Member:</w:t>
      </w:r>
      <w:r w:rsidRPr="00612E7A">
        <w:rPr>
          <w:b/>
          <w:bCs/>
          <w:sz w:val="40"/>
          <w:szCs w:val="40"/>
        </w:rPr>
        <w:t xml:space="preserve"> Nimit Singh</w:t>
      </w:r>
    </w:p>
    <w:p w14:paraId="0BA19261" w14:textId="67B2BEF6" w:rsidR="00706231" w:rsidRDefault="00706231" w:rsidP="00706231">
      <w:pPr>
        <w:tabs>
          <w:tab w:val="left" w:pos="3600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</w:t>
      </w:r>
      <w:r w:rsidR="00DA2466" w:rsidRPr="00612E7A">
        <w:rPr>
          <w:b/>
          <w:bCs/>
          <w:sz w:val="40"/>
          <w:szCs w:val="40"/>
        </w:rPr>
        <w:t>Sanjana Vaghela</w:t>
      </w:r>
    </w:p>
    <w:p w14:paraId="4B4DD1E9" w14:textId="3847EC5B" w:rsidR="00706231" w:rsidRDefault="00706231" w:rsidP="00706231">
      <w:pPr>
        <w:tabs>
          <w:tab w:val="left" w:pos="3600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</w:t>
      </w:r>
      <w:r w:rsidR="00C30701" w:rsidRPr="00612E7A">
        <w:rPr>
          <w:b/>
          <w:bCs/>
          <w:sz w:val="40"/>
          <w:szCs w:val="40"/>
        </w:rPr>
        <w:t>Rathod Lokendra</w:t>
      </w:r>
    </w:p>
    <w:p w14:paraId="53DDA14C" w14:textId="3F11838D" w:rsidR="00C30701" w:rsidRDefault="00706231" w:rsidP="00706231">
      <w:pPr>
        <w:tabs>
          <w:tab w:val="left" w:pos="3600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</w:t>
      </w:r>
      <w:r w:rsidR="00C30701" w:rsidRPr="00612E7A">
        <w:rPr>
          <w:b/>
          <w:bCs/>
          <w:sz w:val="40"/>
          <w:szCs w:val="40"/>
        </w:rPr>
        <w:t>Yash Panch</w:t>
      </w:r>
      <w:r w:rsidR="00A1690B" w:rsidRPr="00612E7A">
        <w:rPr>
          <w:b/>
          <w:bCs/>
          <w:sz w:val="40"/>
          <w:szCs w:val="40"/>
        </w:rPr>
        <w:t>al</w:t>
      </w:r>
    </w:p>
    <w:p w14:paraId="1702DC2F" w14:textId="77777777" w:rsidR="00706231" w:rsidRPr="00612E7A" w:rsidRDefault="00706231" w:rsidP="00706231">
      <w:pPr>
        <w:tabs>
          <w:tab w:val="left" w:pos="3600"/>
        </w:tabs>
        <w:jc w:val="center"/>
        <w:rPr>
          <w:b/>
          <w:bCs/>
          <w:sz w:val="40"/>
          <w:szCs w:val="40"/>
        </w:rPr>
      </w:pPr>
    </w:p>
    <w:p w14:paraId="32C3B277" w14:textId="7D38B561" w:rsidR="00816141" w:rsidRPr="00612E7A" w:rsidRDefault="00DA2466" w:rsidP="00612E7A">
      <w:pPr>
        <w:tabs>
          <w:tab w:val="left" w:pos="3600"/>
        </w:tabs>
        <w:jc w:val="center"/>
        <w:rPr>
          <w:b/>
          <w:bCs/>
          <w:sz w:val="40"/>
          <w:szCs w:val="40"/>
        </w:rPr>
      </w:pPr>
      <w:r w:rsidRPr="00612E7A">
        <w:rPr>
          <w:b/>
          <w:bCs/>
          <w:sz w:val="40"/>
          <w:szCs w:val="40"/>
        </w:rPr>
        <w:t>Course:</w:t>
      </w:r>
      <w:r w:rsidR="00A1690B" w:rsidRPr="00612E7A">
        <w:rPr>
          <w:b/>
          <w:bCs/>
          <w:sz w:val="40"/>
          <w:szCs w:val="40"/>
        </w:rPr>
        <w:t xml:space="preserve"> M</w:t>
      </w:r>
      <w:r w:rsidR="00816141" w:rsidRPr="00612E7A">
        <w:rPr>
          <w:b/>
          <w:bCs/>
          <w:sz w:val="40"/>
          <w:szCs w:val="40"/>
        </w:rPr>
        <w:t>sc.</w:t>
      </w:r>
      <w:r w:rsidR="00A1690B" w:rsidRPr="00612E7A">
        <w:rPr>
          <w:b/>
          <w:bCs/>
          <w:sz w:val="40"/>
          <w:szCs w:val="40"/>
        </w:rPr>
        <w:t>IT</w:t>
      </w:r>
      <w:r w:rsidR="00816141" w:rsidRPr="00612E7A">
        <w:rPr>
          <w:b/>
          <w:bCs/>
          <w:sz w:val="40"/>
          <w:szCs w:val="40"/>
        </w:rPr>
        <w:t xml:space="preserve"> BIA Sem-1</w:t>
      </w:r>
    </w:p>
    <w:p w14:paraId="2A494DC4" w14:textId="426B1BF1" w:rsidR="00DF7B86" w:rsidRDefault="00DA2466" w:rsidP="00612E7A">
      <w:pPr>
        <w:tabs>
          <w:tab w:val="left" w:pos="3600"/>
        </w:tabs>
        <w:jc w:val="center"/>
      </w:pPr>
      <w:r w:rsidRPr="00612E7A">
        <w:rPr>
          <w:b/>
          <w:bCs/>
          <w:sz w:val="40"/>
          <w:szCs w:val="40"/>
        </w:rPr>
        <w:t>Subject:</w:t>
      </w:r>
      <w:r w:rsidR="00174318" w:rsidRPr="00612E7A">
        <w:rPr>
          <w:b/>
          <w:bCs/>
          <w:sz w:val="40"/>
          <w:szCs w:val="40"/>
        </w:rPr>
        <w:t xml:space="preserve"> Hadoop Analytics</w:t>
      </w:r>
    </w:p>
    <w:p w14:paraId="09347F03" w14:textId="16D7FB79" w:rsidR="0073486A" w:rsidRPr="00F531E0" w:rsidRDefault="00D26F26" w:rsidP="002465FA">
      <w:pPr>
        <w:tabs>
          <w:tab w:val="left" w:pos="3600"/>
        </w:tabs>
      </w:pPr>
      <w:r>
        <w:t xml:space="preserve"> </w:t>
      </w:r>
    </w:p>
    <w:p w14:paraId="1DE4643B" w14:textId="77777777" w:rsidR="0073486A" w:rsidRPr="00F531E0" w:rsidRDefault="0073486A" w:rsidP="0073486A"/>
    <w:p w14:paraId="5A8235D4" w14:textId="77777777" w:rsidR="0073486A" w:rsidRPr="00F531E0" w:rsidRDefault="0073486A" w:rsidP="0073486A"/>
    <w:p w14:paraId="566763E7" w14:textId="77777777" w:rsidR="0073486A" w:rsidRPr="00F531E0" w:rsidRDefault="0073486A" w:rsidP="0073486A"/>
    <w:p w14:paraId="0FA65688" w14:textId="77777777" w:rsidR="0073486A" w:rsidRPr="00F531E0" w:rsidRDefault="0073486A"/>
    <w:p w14:paraId="2025BB12" w14:textId="77777777" w:rsidR="0073486A" w:rsidRPr="00F531E0" w:rsidRDefault="0073486A" w:rsidP="0073486A"/>
    <w:p w14:paraId="5ACE8F54" w14:textId="0FB31733" w:rsidR="00C964CB" w:rsidRPr="00F531E0" w:rsidRDefault="00AB69BE" w:rsidP="0073486A">
      <w:pPr>
        <w:tabs>
          <w:tab w:val="left" w:pos="5480"/>
        </w:tabs>
        <w:rPr>
          <w:b/>
          <w:bCs/>
          <w:sz w:val="28"/>
          <w:szCs w:val="28"/>
        </w:rPr>
      </w:pPr>
      <w:r w:rsidRPr="00F531E0">
        <w:br w:type="page"/>
      </w:r>
      <w:r w:rsidR="00E47A98" w:rsidRPr="00F531E0">
        <w:rPr>
          <w:b/>
          <w:bCs/>
          <w:sz w:val="28"/>
          <w:szCs w:val="28"/>
        </w:rPr>
        <w:lastRenderedPageBreak/>
        <w:t xml:space="preserve">Write a query to find unique </w:t>
      </w:r>
      <w:r w:rsidR="00690BCA" w:rsidRPr="00F531E0">
        <w:rPr>
          <w:b/>
          <w:bCs/>
          <w:sz w:val="28"/>
          <w:szCs w:val="28"/>
        </w:rPr>
        <w:t xml:space="preserve">value from </w:t>
      </w:r>
      <w:r w:rsidR="00AD08BE" w:rsidRPr="00F531E0">
        <w:rPr>
          <w:b/>
          <w:bCs/>
          <w:sz w:val="28"/>
          <w:szCs w:val="28"/>
        </w:rPr>
        <w:t>publisher.</w:t>
      </w:r>
    </w:p>
    <w:p w14:paraId="07D76693" w14:textId="2E4F1A0D" w:rsidR="00690BCA" w:rsidRPr="00F531E0" w:rsidRDefault="00AD08BE">
      <w:pPr>
        <w:rPr>
          <w:b/>
          <w:bCs/>
          <w:sz w:val="28"/>
          <w:szCs w:val="28"/>
        </w:rPr>
      </w:pPr>
      <w:r w:rsidRPr="00F531E0">
        <w:rPr>
          <w:b/>
          <w:bCs/>
          <w:sz w:val="28"/>
          <w:szCs w:val="28"/>
        </w:rPr>
        <w:t>Ans:</w:t>
      </w:r>
      <w:r w:rsidR="00690BCA" w:rsidRPr="00F531E0">
        <w:rPr>
          <w:b/>
          <w:bCs/>
          <w:sz w:val="28"/>
          <w:szCs w:val="28"/>
        </w:rPr>
        <w:t xml:space="preserve"> Input</w:t>
      </w:r>
    </w:p>
    <w:p w14:paraId="443A6D7A" w14:textId="7282EDAA" w:rsidR="00690BCA" w:rsidRPr="00F531E0" w:rsidRDefault="0073486A">
      <w:pPr>
        <w:rPr>
          <w:sz w:val="20"/>
          <w:szCs w:val="20"/>
        </w:rPr>
      </w:pPr>
      <w:r w:rsidRPr="00F531E0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7190D34F" wp14:editId="51F88F4B">
            <wp:simplePos x="0" y="0"/>
            <wp:positionH relativeFrom="margin">
              <wp:posOffset>-584412</wp:posOffset>
            </wp:positionH>
            <wp:positionV relativeFrom="paragraph">
              <wp:posOffset>174837</wp:posOffset>
            </wp:positionV>
            <wp:extent cx="6704965" cy="3987165"/>
            <wp:effectExtent l="0" t="0" r="635" b="0"/>
            <wp:wrapTight wrapText="bothSides">
              <wp:wrapPolygon edited="0">
                <wp:start x="0" y="0"/>
                <wp:lineTo x="0" y="21466"/>
                <wp:lineTo x="21541" y="21466"/>
                <wp:lineTo x="21541" y="0"/>
                <wp:lineTo x="0" y="0"/>
              </wp:wrapPolygon>
            </wp:wrapTight>
            <wp:docPr id="174819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96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5B655" w14:textId="5729D87D" w:rsidR="00141143" w:rsidRPr="00F531E0" w:rsidRDefault="00141143">
      <w:pPr>
        <w:rPr>
          <w:b/>
          <w:bCs/>
          <w:sz w:val="28"/>
          <w:szCs w:val="28"/>
        </w:rPr>
      </w:pPr>
    </w:p>
    <w:p w14:paraId="3AD11013" w14:textId="7B6328E5" w:rsidR="00141143" w:rsidRPr="00F531E0" w:rsidRDefault="0073486A" w:rsidP="00141143">
      <w:pPr>
        <w:tabs>
          <w:tab w:val="left" w:pos="2747"/>
        </w:tabs>
        <w:rPr>
          <w:b/>
          <w:bCs/>
          <w:sz w:val="28"/>
          <w:szCs w:val="28"/>
        </w:rPr>
      </w:pPr>
      <w:r w:rsidRPr="00F531E0">
        <w:rPr>
          <w:noProof/>
        </w:rPr>
        <w:drawing>
          <wp:anchor distT="0" distB="0" distL="114300" distR="114300" simplePos="0" relativeHeight="251658249" behindDoc="1" locked="0" layoutInCell="1" allowOverlap="1" wp14:anchorId="3A0558E6" wp14:editId="11DA725B">
            <wp:simplePos x="0" y="0"/>
            <wp:positionH relativeFrom="margin">
              <wp:posOffset>-601345</wp:posOffset>
            </wp:positionH>
            <wp:positionV relativeFrom="paragraph">
              <wp:posOffset>252095</wp:posOffset>
            </wp:positionV>
            <wp:extent cx="6705600" cy="3378200"/>
            <wp:effectExtent l="0" t="0" r="0" b="0"/>
            <wp:wrapTight wrapText="bothSides">
              <wp:wrapPolygon edited="0">
                <wp:start x="0" y="0"/>
                <wp:lineTo x="0" y="21438"/>
                <wp:lineTo x="21539" y="21438"/>
                <wp:lineTo x="21539" y="0"/>
                <wp:lineTo x="0" y="0"/>
              </wp:wrapPolygon>
            </wp:wrapTight>
            <wp:docPr id="12478971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9714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143" w:rsidRPr="00F531E0">
        <w:rPr>
          <w:b/>
          <w:bCs/>
          <w:sz w:val="28"/>
          <w:szCs w:val="28"/>
        </w:rPr>
        <w:t>Output</w:t>
      </w:r>
    </w:p>
    <w:p w14:paraId="398D9808" w14:textId="1E37E045" w:rsidR="00F531E0" w:rsidRDefault="00DA24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</w:t>
      </w:r>
      <w:r w:rsidR="00AD08BE" w:rsidRPr="00F531E0">
        <w:rPr>
          <w:b/>
          <w:bCs/>
          <w:sz w:val="24"/>
          <w:szCs w:val="24"/>
        </w:rPr>
        <w:t>etrieve</w:t>
      </w:r>
      <w:r w:rsidR="00CF2EC6" w:rsidRPr="00F531E0">
        <w:rPr>
          <w:b/>
          <w:bCs/>
          <w:sz w:val="24"/>
          <w:szCs w:val="24"/>
        </w:rPr>
        <w:t xml:space="preserve"> sum of price as total price from </w:t>
      </w:r>
      <w:r w:rsidR="00AD08BE" w:rsidRPr="00F531E0">
        <w:rPr>
          <w:b/>
          <w:bCs/>
          <w:sz w:val="24"/>
          <w:szCs w:val="24"/>
        </w:rPr>
        <w:t>steam.</w:t>
      </w:r>
    </w:p>
    <w:p w14:paraId="383241BB" w14:textId="4FE1A4AF" w:rsidR="0043007B" w:rsidRPr="00F531E0" w:rsidRDefault="00325900">
      <w:r w:rsidRPr="00F531E0">
        <w:rPr>
          <w:noProof/>
          <w:sz w:val="18"/>
          <w:szCs w:val="18"/>
        </w:rPr>
        <w:drawing>
          <wp:anchor distT="0" distB="0" distL="114300" distR="114300" simplePos="0" relativeHeight="251658247" behindDoc="1" locked="0" layoutInCell="1" allowOverlap="1" wp14:anchorId="7DECC889" wp14:editId="5DBFD004">
            <wp:simplePos x="0" y="0"/>
            <wp:positionH relativeFrom="column">
              <wp:posOffset>-152400</wp:posOffset>
            </wp:positionH>
            <wp:positionV relativeFrom="paragraph">
              <wp:posOffset>323850</wp:posOffset>
            </wp:positionV>
            <wp:extent cx="6492240" cy="3674110"/>
            <wp:effectExtent l="0" t="0" r="3810" b="2540"/>
            <wp:wrapTight wrapText="bothSides">
              <wp:wrapPolygon edited="0">
                <wp:start x="0" y="0"/>
                <wp:lineTo x="0" y="21503"/>
                <wp:lineTo x="21549" y="21503"/>
                <wp:lineTo x="21549" y="0"/>
                <wp:lineTo x="0" y="0"/>
              </wp:wrapPolygon>
            </wp:wrapTight>
            <wp:docPr id="698058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08BE" w:rsidRPr="00F531E0">
        <w:rPr>
          <w:b/>
          <w:bCs/>
          <w:sz w:val="24"/>
          <w:szCs w:val="24"/>
        </w:rPr>
        <w:t>Ans:</w:t>
      </w:r>
      <w:r w:rsidR="00CB012F" w:rsidRPr="00F531E0">
        <w:rPr>
          <w:b/>
          <w:bCs/>
          <w:sz w:val="24"/>
          <w:szCs w:val="24"/>
        </w:rPr>
        <w:t xml:space="preserve"> Input</w:t>
      </w:r>
    </w:p>
    <w:p w14:paraId="6D9CBF3F" w14:textId="5CEF05A5" w:rsidR="00C964CB" w:rsidRPr="00325900" w:rsidRDefault="00F531E0">
      <w:pPr>
        <w:rPr>
          <w:b/>
          <w:bCs/>
          <w:noProof/>
          <w:sz w:val="32"/>
          <w:szCs w:val="32"/>
        </w:rPr>
      </w:pPr>
      <w:r w:rsidRPr="0032590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8" behindDoc="1" locked="0" layoutInCell="1" allowOverlap="1" wp14:anchorId="40384911" wp14:editId="24B8B9E2">
            <wp:simplePos x="0" y="0"/>
            <wp:positionH relativeFrom="column">
              <wp:posOffset>-123825</wp:posOffset>
            </wp:positionH>
            <wp:positionV relativeFrom="paragraph">
              <wp:posOffset>4338531</wp:posOffset>
            </wp:positionV>
            <wp:extent cx="6431280" cy="3680460"/>
            <wp:effectExtent l="0" t="0" r="7620" b="0"/>
            <wp:wrapTight wrapText="bothSides">
              <wp:wrapPolygon edited="0">
                <wp:start x="0" y="0"/>
                <wp:lineTo x="0" y="21466"/>
                <wp:lineTo x="21562" y="21466"/>
                <wp:lineTo x="21562" y="0"/>
                <wp:lineTo x="0" y="0"/>
              </wp:wrapPolygon>
            </wp:wrapTight>
            <wp:docPr id="1215604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DEB297" w14:textId="547948F3" w:rsidR="005A28FC" w:rsidRPr="00325900" w:rsidRDefault="00325900" w:rsidP="005A28FC">
      <w:pPr>
        <w:tabs>
          <w:tab w:val="left" w:pos="3960"/>
        </w:tabs>
        <w:rPr>
          <w:b/>
          <w:bCs/>
          <w:sz w:val="28"/>
          <w:szCs w:val="28"/>
        </w:rPr>
      </w:pPr>
      <w:r w:rsidRPr="00325900">
        <w:rPr>
          <w:b/>
          <w:bCs/>
          <w:sz w:val="28"/>
          <w:szCs w:val="28"/>
        </w:rPr>
        <w:t>Output</w:t>
      </w:r>
    </w:p>
    <w:p w14:paraId="61C38848" w14:textId="1DD6762B" w:rsidR="005A28FC" w:rsidRPr="00F531E0" w:rsidRDefault="005A28FC" w:rsidP="005A28FC">
      <w:pPr>
        <w:tabs>
          <w:tab w:val="left" w:pos="3960"/>
        </w:tabs>
        <w:rPr>
          <w:b/>
          <w:bCs/>
          <w:sz w:val="32"/>
          <w:szCs w:val="32"/>
        </w:rPr>
      </w:pPr>
    </w:p>
    <w:p w14:paraId="26D84FA1" w14:textId="16824372" w:rsidR="005A28FC" w:rsidRPr="00F531E0" w:rsidRDefault="00AD08BE" w:rsidP="005A28FC">
      <w:pPr>
        <w:tabs>
          <w:tab w:val="left" w:pos="3960"/>
        </w:tabs>
        <w:rPr>
          <w:b/>
          <w:bCs/>
          <w:sz w:val="32"/>
          <w:szCs w:val="32"/>
        </w:rPr>
      </w:pPr>
      <w:r w:rsidRPr="00F531E0">
        <w:rPr>
          <w:b/>
          <w:bCs/>
          <w:sz w:val="32"/>
          <w:szCs w:val="32"/>
        </w:rPr>
        <w:t>Retrieve all</w:t>
      </w:r>
      <w:r w:rsidR="008461B2" w:rsidRPr="00F531E0">
        <w:rPr>
          <w:b/>
          <w:bCs/>
          <w:sz w:val="32"/>
          <w:szCs w:val="32"/>
        </w:rPr>
        <w:t xml:space="preserve"> data from this table </w:t>
      </w:r>
      <w:r w:rsidR="004E6D17" w:rsidRPr="00F531E0">
        <w:rPr>
          <w:b/>
          <w:bCs/>
          <w:sz w:val="32"/>
          <w:szCs w:val="32"/>
        </w:rPr>
        <w:t>steam</w:t>
      </w:r>
      <w:r w:rsidR="00246A06">
        <w:rPr>
          <w:b/>
          <w:bCs/>
          <w:sz w:val="32"/>
          <w:szCs w:val="32"/>
        </w:rPr>
        <w:t>.</w:t>
      </w:r>
    </w:p>
    <w:p w14:paraId="0FAEB059" w14:textId="1645FA21" w:rsidR="005A28FC" w:rsidRPr="00F531E0" w:rsidRDefault="002A28FC" w:rsidP="005A28FC">
      <w:pPr>
        <w:tabs>
          <w:tab w:val="left" w:pos="3960"/>
        </w:tabs>
        <w:rPr>
          <w:b/>
          <w:bCs/>
          <w:noProof/>
          <w:sz w:val="32"/>
          <w:szCs w:val="32"/>
        </w:rPr>
      </w:pPr>
      <w:r w:rsidRPr="00F531E0">
        <w:rPr>
          <w:noProof/>
        </w:rPr>
        <w:drawing>
          <wp:anchor distT="0" distB="0" distL="114300" distR="114300" simplePos="0" relativeHeight="251658243" behindDoc="1" locked="0" layoutInCell="1" allowOverlap="1" wp14:anchorId="4B6B1BAE" wp14:editId="1CF78919">
            <wp:simplePos x="0" y="0"/>
            <wp:positionH relativeFrom="column">
              <wp:posOffset>-313055</wp:posOffset>
            </wp:positionH>
            <wp:positionV relativeFrom="paragraph">
              <wp:posOffset>331047</wp:posOffset>
            </wp:positionV>
            <wp:extent cx="6583680" cy="3223260"/>
            <wp:effectExtent l="0" t="0" r="7620" b="0"/>
            <wp:wrapTight wrapText="bothSides">
              <wp:wrapPolygon edited="0">
                <wp:start x="0" y="0"/>
                <wp:lineTo x="0" y="21447"/>
                <wp:lineTo x="21563" y="21447"/>
                <wp:lineTo x="21563" y="0"/>
                <wp:lineTo x="0" y="0"/>
              </wp:wrapPolygon>
            </wp:wrapTight>
            <wp:docPr id="11721031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4E8D" w:rsidRPr="00F531E0">
        <w:rPr>
          <w:b/>
          <w:bCs/>
          <w:noProof/>
          <w:sz w:val="32"/>
          <w:szCs w:val="32"/>
        </w:rPr>
        <w:t>Ans: In</w:t>
      </w:r>
      <w:r w:rsidRPr="00F531E0">
        <w:rPr>
          <w:b/>
          <w:bCs/>
          <w:noProof/>
          <w:sz w:val="32"/>
          <w:szCs w:val="32"/>
        </w:rPr>
        <w:t>put</w:t>
      </w:r>
    </w:p>
    <w:p w14:paraId="02063E37" w14:textId="196D6EF2" w:rsidR="00C351C1" w:rsidRPr="00F531E0" w:rsidRDefault="00C351C1" w:rsidP="00C351C1"/>
    <w:p w14:paraId="04B637F4" w14:textId="54050B62" w:rsidR="00C351C1" w:rsidRPr="00F531E0" w:rsidRDefault="002A28FC" w:rsidP="00C351C1">
      <w:pPr>
        <w:rPr>
          <w:b/>
          <w:bCs/>
          <w:sz w:val="32"/>
          <w:szCs w:val="32"/>
        </w:rPr>
      </w:pPr>
      <w:r w:rsidRPr="00F531E0">
        <w:rPr>
          <w:noProof/>
        </w:rPr>
        <w:drawing>
          <wp:anchor distT="0" distB="0" distL="114300" distR="114300" simplePos="0" relativeHeight="251658244" behindDoc="1" locked="0" layoutInCell="1" allowOverlap="1" wp14:anchorId="017F767D" wp14:editId="3E909EDD">
            <wp:simplePos x="0" y="0"/>
            <wp:positionH relativeFrom="column">
              <wp:posOffset>-270934</wp:posOffset>
            </wp:positionH>
            <wp:positionV relativeFrom="paragraph">
              <wp:posOffset>467571</wp:posOffset>
            </wp:positionV>
            <wp:extent cx="65608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512" y="21447"/>
                <wp:lineTo x="21512" y="0"/>
                <wp:lineTo x="0" y="0"/>
              </wp:wrapPolygon>
            </wp:wrapTight>
            <wp:docPr id="964772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31E0">
        <w:rPr>
          <w:b/>
          <w:bCs/>
          <w:sz w:val="32"/>
          <w:szCs w:val="32"/>
        </w:rPr>
        <w:t xml:space="preserve">          Output</w:t>
      </w:r>
    </w:p>
    <w:p w14:paraId="10843F03" w14:textId="1C827667" w:rsidR="00C351C1" w:rsidRPr="00F531E0" w:rsidRDefault="00C351C1" w:rsidP="00C351C1"/>
    <w:p w14:paraId="7D5EB76C" w14:textId="0E9B5C3B" w:rsidR="00C351C1" w:rsidRPr="00F531E0" w:rsidRDefault="00C351C1" w:rsidP="00C351C1">
      <w:pPr>
        <w:rPr>
          <w:noProof/>
        </w:rPr>
      </w:pPr>
    </w:p>
    <w:p w14:paraId="2F60FA0E" w14:textId="3665AA7A" w:rsidR="00C351C1" w:rsidRPr="00F531E0" w:rsidRDefault="00C351C1" w:rsidP="00C351C1">
      <w:pPr>
        <w:tabs>
          <w:tab w:val="left" w:pos="5064"/>
        </w:tabs>
      </w:pPr>
      <w:r w:rsidRPr="00F531E0">
        <w:tab/>
      </w:r>
    </w:p>
    <w:p w14:paraId="2CDA208E" w14:textId="77777777" w:rsidR="00C351C1" w:rsidRPr="00F531E0" w:rsidRDefault="00C351C1" w:rsidP="00C351C1">
      <w:pPr>
        <w:tabs>
          <w:tab w:val="left" w:pos="5064"/>
        </w:tabs>
      </w:pPr>
    </w:p>
    <w:p w14:paraId="1F47DCDE" w14:textId="35B860B3" w:rsidR="00C351C1" w:rsidRPr="00F531E0" w:rsidRDefault="00C351C1" w:rsidP="00C351C1">
      <w:pPr>
        <w:tabs>
          <w:tab w:val="left" w:pos="5064"/>
        </w:tabs>
        <w:rPr>
          <w:b/>
          <w:bCs/>
          <w:sz w:val="32"/>
          <w:szCs w:val="32"/>
        </w:rPr>
      </w:pPr>
    </w:p>
    <w:p w14:paraId="13A5B10B" w14:textId="77777777" w:rsidR="00C351C1" w:rsidRPr="00F531E0" w:rsidRDefault="00E349E7" w:rsidP="00C351C1">
      <w:pPr>
        <w:tabs>
          <w:tab w:val="left" w:pos="5064"/>
        </w:tabs>
        <w:rPr>
          <w:b/>
          <w:bCs/>
          <w:sz w:val="32"/>
          <w:szCs w:val="32"/>
        </w:rPr>
      </w:pPr>
      <w:r w:rsidRPr="00F531E0">
        <w:rPr>
          <w:b/>
          <w:bCs/>
          <w:sz w:val="32"/>
          <w:szCs w:val="32"/>
        </w:rPr>
        <w:t xml:space="preserve">Retrieve Join this table in steam and steam </w:t>
      </w:r>
      <w:r w:rsidR="00AE24D3" w:rsidRPr="00F531E0">
        <w:rPr>
          <w:b/>
          <w:bCs/>
          <w:sz w:val="32"/>
          <w:szCs w:val="32"/>
        </w:rPr>
        <w:t>R</w:t>
      </w:r>
      <w:r w:rsidRPr="00F531E0">
        <w:rPr>
          <w:b/>
          <w:bCs/>
          <w:sz w:val="32"/>
          <w:szCs w:val="32"/>
        </w:rPr>
        <w:t>eq</w:t>
      </w:r>
      <w:r w:rsidR="00E01551" w:rsidRPr="00F531E0">
        <w:rPr>
          <w:b/>
          <w:bCs/>
          <w:sz w:val="32"/>
          <w:szCs w:val="32"/>
        </w:rPr>
        <w:t>uirement</w:t>
      </w:r>
      <w:r w:rsidR="00246A06">
        <w:rPr>
          <w:b/>
          <w:bCs/>
          <w:sz w:val="32"/>
          <w:szCs w:val="32"/>
        </w:rPr>
        <w:t>.</w:t>
      </w:r>
    </w:p>
    <w:p w14:paraId="137FB6D8" w14:textId="3631B6B5" w:rsidR="00C351C1" w:rsidRPr="00F531E0" w:rsidRDefault="00AE24D3" w:rsidP="00C351C1">
      <w:pPr>
        <w:tabs>
          <w:tab w:val="left" w:pos="5064"/>
        </w:tabs>
        <w:rPr>
          <w:noProof/>
        </w:rPr>
      </w:pPr>
      <w:r w:rsidRPr="00F531E0">
        <w:rPr>
          <w:noProof/>
        </w:rPr>
        <w:drawing>
          <wp:anchor distT="0" distB="0" distL="114300" distR="114300" simplePos="0" relativeHeight="251658241" behindDoc="1" locked="0" layoutInCell="1" allowOverlap="1" wp14:anchorId="23F69530" wp14:editId="7F7F6752">
            <wp:simplePos x="0" y="0"/>
            <wp:positionH relativeFrom="margin">
              <wp:posOffset>-475403</wp:posOffset>
            </wp:positionH>
            <wp:positionV relativeFrom="paragraph">
              <wp:posOffset>371475</wp:posOffset>
            </wp:positionV>
            <wp:extent cx="6606540" cy="3223260"/>
            <wp:effectExtent l="0" t="0" r="3810" b="0"/>
            <wp:wrapTight wrapText="bothSides">
              <wp:wrapPolygon edited="0">
                <wp:start x="0" y="0"/>
                <wp:lineTo x="0" y="21447"/>
                <wp:lineTo x="21550" y="21447"/>
                <wp:lineTo x="21550" y="0"/>
                <wp:lineTo x="0" y="0"/>
              </wp:wrapPolygon>
            </wp:wrapTight>
            <wp:docPr id="950221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08BE" w:rsidRPr="00F531E0">
        <w:rPr>
          <w:b/>
          <w:bCs/>
          <w:sz w:val="32"/>
          <w:szCs w:val="32"/>
        </w:rPr>
        <w:t>Ans:</w:t>
      </w:r>
      <w:r w:rsidRPr="00F531E0">
        <w:rPr>
          <w:b/>
          <w:bCs/>
          <w:sz w:val="32"/>
          <w:szCs w:val="32"/>
        </w:rPr>
        <w:t xml:space="preserve"> Input</w:t>
      </w:r>
    </w:p>
    <w:p w14:paraId="1B4BC925" w14:textId="50B7053C" w:rsidR="00EF6C56" w:rsidRPr="00F531E0" w:rsidRDefault="00EF6C56" w:rsidP="00EF6C56"/>
    <w:p w14:paraId="01A4E09F" w14:textId="02D1FB55" w:rsidR="00EF6C56" w:rsidRPr="00F531E0" w:rsidRDefault="00EF6C56" w:rsidP="00EF6C56"/>
    <w:p w14:paraId="068F4878" w14:textId="62D679E2" w:rsidR="00EF6C56" w:rsidRPr="00F531E0" w:rsidRDefault="00AE24D3" w:rsidP="00EF6C56">
      <w:pPr>
        <w:rPr>
          <w:b/>
          <w:bCs/>
          <w:sz w:val="32"/>
          <w:szCs w:val="32"/>
        </w:rPr>
      </w:pPr>
      <w:r w:rsidRPr="00F531E0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2" behindDoc="1" locked="0" layoutInCell="1" allowOverlap="1" wp14:anchorId="12B3989C" wp14:editId="130B6CF0">
            <wp:simplePos x="0" y="0"/>
            <wp:positionH relativeFrom="column">
              <wp:posOffset>-338455</wp:posOffset>
            </wp:positionH>
            <wp:positionV relativeFrom="paragraph">
              <wp:posOffset>464185</wp:posOffset>
            </wp:positionV>
            <wp:extent cx="6545580" cy="3223260"/>
            <wp:effectExtent l="0" t="0" r="7620" b="0"/>
            <wp:wrapTight wrapText="bothSides">
              <wp:wrapPolygon edited="0">
                <wp:start x="0" y="0"/>
                <wp:lineTo x="0" y="21447"/>
                <wp:lineTo x="21562" y="21447"/>
                <wp:lineTo x="21562" y="0"/>
                <wp:lineTo x="0" y="0"/>
              </wp:wrapPolygon>
            </wp:wrapTight>
            <wp:docPr id="119249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31E0">
        <w:rPr>
          <w:b/>
          <w:bCs/>
          <w:sz w:val="32"/>
          <w:szCs w:val="32"/>
        </w:rPr>
        <w:t>Output</w:t>
      </w:r>
    </w:p>
    <w:p w14:paraId="33F0B200" w14:textId="3A2666DF" w:rsidR="0050691D" w:rsidRPr="00F531E0" w:rsidRDefault="0050691D" w:rsidP="0050691D">
      <w:pPr>
        <w:tabs>
          <w:tab w:val="left" w:pos="5064"/>
        </w:tabs>
        <w:rPr>
          <w:b/>
          <w:bCs/>
          <w:sz w:val="32"/>
          <w:szCs w:val="32"/>
        </w:rPr>
      </w:pPr>
      <w:r w:rsidRPr="00F531E0">
        <w:rPr>
          <w:b/>
          <w:bCs/>
          <w:sz w:val="32"/>
          <w:szCs w:val="32"/>
        </w:rPr>
        <w:t xml:space="preserve">Retrieve </w:t>
      </w:r>
      <w:r w:rsidR="00D249CC" w:rsidRPr="00F531E0">
        <w:rPr>
          <w:b/>
          <w:bCs/>
          <w:sz w:val="32"/>
          <w:szCs w:val="32"/>
        </w:rPr>
        <w:t>t</w:t>
      </w:r>
      <w:r w:rsidRPr="00F531E0">
        <w:rPr>
          <w:b/>
          <w:bCs/>
          <w:sz w:val="32"/>
          <w:szCs w:val="32"/>
        </w:rPr>
        <w:t xml:space="preserve">he data were </w:t>
      </w:r>
      <w:r w:rsidR="00D249CC" w:rsidRPr="00F531E0">
        <w:rPr>
          <w:b/>
          <w:bCs/>
          <w:sz w:val="32"/>
          <w:szCs w:val="32"/>
        </w:rPr>
        <w:t>pos</w:t>
      </w:r>
      <w:r w:rsidR="00E9336C" w:rsidRPr="00F531E0">
        <w:rPr>
          <w:b/>
          <w:bCs/>
          <w:sz w:val="32"/>
          <w:szCs w:val="32"/>
        </w:rPr>
        <w:t>itive</w:t>
      </w:r>
      <w:r w:rsidR="00D249CC" w:rsidRPr="00F531E0">
        <w:rPr>
          <w:b/>
          <w:bCs/>
          <w:sz w:val="32"/>
          <w:szCs w:val="32"/>
        </w:rPr>
        <w:t xml:space="preserve"> _</w:t>
      </w:r>
      <w:r w:rsidR="00E9336C" w:rsidRPr="00F531E0">
        <w:rPr>
          <w:b/>
          <w:bCs/>
          <w:sz w:val="32"/>
          <w:szCs w:val="32"/>
        </w:rPr>
        <w:t xml:space="preserve">ratings </w:t>
      </w:r>
      <w:r w:rsidR="00DA2466" w:rsidRPr="00F531E0">
        <w:rPr>
          <w:b/>
          <w:bCs/>
          <w:sz w:val="32"/>
          <w:szCs w:val="32"/>
        </w:rPr>
        <w:t>are</w:t>
      </w:r>
      <w:r w:rsidR="00E9336C" w:rsidRPr="00F531E0">
        <w:rPr>
          <w:b/>
          <w:bCs/>
          <w:sz w:val="32"/>
          <w:szCs w:val="32"/>
        </w:rPr>
        <w:t xml:space="preserve"> greater than 5</w:t>
      </w:r>
      <w:ins w:id="0" w:author="Microsoft Word" w:date="2024-12-24T14:20:00Z" w16du:dateUtc="2024-12-24T08:50:00Z">
        <w:r w:rsidR="00246A06">
          <w:rPr>
            <w:b/>
            <w:bCs/>
            <w:sz w:val="32"/>
            <w:szCs w:val="32"/>
          </w:rPr>
          <w:t>.</w:t>
        </w:r>
      </w:ins>
    </w:p>
    <w:p w14:paraId="4E12B089" w14:textId="0B5C3DE9" w:rsidR="00EF6C56" w:rsidRPr="00F531E0" w:rsidRDefault="00E9336C" w:rsidP="00E9336C">
      <w:pPr>
        <w:tabs>
          <w:tab w:val="left" w:pos="5064"/>
        </w:tabs>
        <w:rPr>
          <w:b/>
          <w:bCs/>
          <w:sz w:val="32"/>
          <w:szCs w:val="32"/>
        </w:rPr>
      </w:pPr>
      <w:r w:rsidRPr="00F531E0">
        <w:rPr>
          <w:b/>
          <w:bCs/>
          <w:sz w:val="32"/>
          <w:szCs w:val="32"/>
        </w:rPr>
        <w:t>Ans: Input</w:t>
      </w:r>
    </w:p>
    <w:p w14:paraId="56E9F571" w14:textId="63A35B5D" w:rsidR="00EF6C56" w:rsidRPr="00F531E0" w:rsidRDefault="0050691D" w:rsidP="00EF6C56">
      <w:pPr>
        <w:tabs>
          <w:tab w:val="left" w:pos="2868"/>
        </w:tabs>
      </w:pPr>
      <w:r w:rsidRPr="00F531E0">
        <w:rPr>
          <w:noProof/>
        </w:rPr>
        <w:drawing>
          <wp:anchor distT="0" distB="0" distL="114300" distR="114300" simplePos="0" relativeHeight="251658245" behindDoc="1" locked="0" layoutInCell="1" allowOverlap="1" wp14:anchorId="18D38E08" wp14:editId="2D03EBCD">
            <wp:simplePos x="0" y="0"/>
            <wp:positionH relativeFrom="column">
              <wp:posOffset>-237067</wp:posOffset>
            </wp:positionH>
            <wp:positionV relativeFrom="paragraph">
              <wp:posOffset>237490</wp:posOffset>
            </wp:positionV>
            <wp:extent cx="6606540" cy="3223260"/>
            <wp:effectExtent l="0" t="0" r="3810" b="0"/>
            <wp:wrapTight wrapText="bothSides">
              <wp:wrapPolygon edited="0">
                <wp:start x="0" y="0"/>
                <wp:lineTo x="0" y="21447"/>
                <wp:lineTo x="21550" y="21447"/>
                <wp:lineTo x="21550" y="0"/>
                <wp:lineTo x="0" y="0"/>
              </wp:wrapPolygon>
            </wp:wrapTight>
            <wp:docPr id="21046294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513558" w14:textId="79A552B8" w:rsidR="00EF6C56" w:rsidRPr="00F531E0" w:rsidRDefault="00EF6C56" w:rsidP="00EF6C56">
      <w:pPr>
        <w:tabs>
          <w:tab w:val="left" w:pos="2868"/>
        </w:tabs>
        <w:rPr>
          <w:noProof/>
        </w:rPr>
      </w:pPr>
    </w:p>
    <w:p w14:paraId="33580668" w14:textId="06E74075" w:rsidR="00772819" w:rsidRPr="00F531E0" w:rsidRDefault="00772819" w:rsidP="00772819"/>
    <w:p w14:paraId="723E9CC9" w14:textId="710F6B96" w:rsidR="00772819" w:rsidRPr="00F531E0" w:rsidRDefault="0050691D" w:rsidP="00772819">
      <w:pPr>
        <w:rPr>
          <w:b/>
          <w:bCs/>
          <w:sz w:val="32"/>
          <w:szCs w:val="32"/>
        </w:rPr>
      </w:pPr>
      <w:r w:rsidRPr="00F531E0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6" behindDoc="1" locked="0" layoutInCell="1" allowOverlap="1" wp14:anchorId="72565F76" wp14:editId="597AD0E0">
            <wp:simplePos x="0" y="0"/>
            <wp:positionH relativeFrom="column">
              <wp:posOffset>-206587</wp:posOffset>
            </wp:positionH>
            <wp:positionV relativeFrom="paragraph">
              <wp:posOffset>350944</wp:posOffset>
            </wp:positionV>
            <wp:extent cx="657606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525" y="21447"/>
                <wp:lineTo x="21525" y="0"/>
                <wp:lineTo x="0" y="0"/>
              </wp:wrapPolygon>
            </wp:wrapTight>
            <wp:docPr id="18441087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36C" w:rsidRPr="00F531E0">
        <w:rPr>
          <w:b/>
          <w:bCs/>
          <w:sz w:val="32"/>
          <w:szCs w:val="32"/>
        </w:rPr>
        <w:t>Output</w:t>
      </w:r>
    </w:p>
    <w:p w14:paraId="302CC15A" w14:textId="77777777" w:rsidR="00772819" w:rsidRPr="00F531E0" w:rsidRDefault="00772819" w:rsidP="00772819"/>
    <w:p w14:paraId="295C0521" w14:textId="02DC8611" w:rsidR="00E360B9" w:rsidRPr="00E360B9" w:rsidRDefault="003563D8" w:rsidP="00772819">
      <w:pPr>
        <w:rPr>
          <w:b/>
          <w:bCs/>
          <w:sz w:val="28"/>
          <w:szCs w:val="28"/>
        </w:rPr>
      </w:pPr>
      <w:r w:rsidRPr="00E360B9">
        <w:rPr>
          <w:b/>
          <w:bCs/>
          <w:sz w:val="28"/>
          <w:szCs w:val="28"/>
        </w:rPr>
        <w:t xml:space="preserve">Retrieve the </w:t>
      </w:r>
      <w:r w:rsidR="00B16911" w:rsidRPr="00E360B9">
        <w:rPr>
          <w:b/>
          <w:bCs/>
          <w:sz w:val="28"/>
          <w:szCs w:val="28"/>
        </w:rPr>
        <w:t xml:space="preserve">data from </w:t>
      </w:r>
      <w:r w:rsidR="00A1233E" w:rsidRPr="00E360B9">
        <w:rPr>
          <w:b/>
          <w:bCs/>
          <w:sz w:val="28"/>
          <w:szCs w:val="28"/>
        </w:rPr>
        <w:t>where price</w:t>
      </w:r>
      <w:r w:rsidR="00B16911" w:rsidRPr="00E360B9">
        <w:rPr>
          <w:b/>
          <w:bCs/>
          <w:sz w:val="28"/>
          <w:szCs w:val="28"/>
        </w:rPr>
        <w:t xml:space="preserve"> is </w:t>
      </w:r>
      <w:r w:rsidR="00E360B9" w:rsidRPr="00E360B9">
        <w:rPr>
          <w:b/>
          <w:bCs/>
          <w:sz w:val="28"/>
          <w:szCs w:val="28"/>
        </w:rPr>
        <w:t>greater than 4000</w:t>
      </w:r>
      <w:r w:rsidR="00AD08BE">
        <w:rPr>
          <w:b/>
          <w:bCs/>
          <w:sz w:val="28"/>
          <w:szCs w:val="28"/>
        </w:rPr>
        <w:t>.</w:t>
      </w:r>
    </w:p>
    <w:p w14:paraId="3468765F" w14:textId="481E7689" w:rsidR="00772819" w:rsidRPr="00E360B9" w:rsidRDefault="00A1233E" w:rsidP="00772819">
      <w:pPr>
        <w:rPr>
          <w:b/>
          <w:bCs/>
          <w:sz w:val="28"/>
          <w:szCs w:val="28"/>
        </w:rPr>
      </w:pPr>
      <w:r w:rsidRPr="00F531E0">
        <w:rPr>
          <w:noProof/>
        </w:rPr>
        <w:drawing>
          <wp:anchor distT="0" distB="0" distL="114300" distR="114300" simplePos="0" relativeHeight="251658251" behindDoc="1" locked="0" layoutInCell="1" allowOverlap="1" wp14:anchorId="61F138A9" wp14:editId="103036F3">
            <wp:simplePos x="0" y="0"/>
            <wp:positionH relativeFrom="column">
              <wp:posOffset>-329777</wp:posOffset>
            </wp:positionH>
            <wp:positionV relativeFrom="paragraph">
              <wp:posOffset>311997</wp:posOffset>
            </wp:positionV>
            <wp:extent cx="6576060" cy="3378200"/>
            <wp:effectExtent l="0" t="0" r="0" b="0"/>
            <wp:wrapTight wrapText="bothSides">
              <wp:wrapPolygon edited="0">
                <wp:start x="0" y="0"/>
                <wp:lineTo x="0" y="21438"/>
                <wp:lineTo x="21525" y="21438"/>
                <wp:lineTo x="21525" y="0"/>
                <wp:lineTo x="0" y="0"/>
              </wp:wrapPolygon>
            </wp:wrapTight>
            <wp:docPr id="17828825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60B9" w:rsidRPr="00E360B9">
        <w:rPr>
          <w:b/>
          <w:bCs/>
          <w:sz w:val="28"/>
          <w:szCs w:val="28"/>
        </w:rPr>
        <w:t>Ans:</w:t>
      </w:r>
      <w:r w:rsidR="00E360B9">
        <w:rPr>
          <w:b/>
          <w:bCs/>
          <w:sz w:val="28"/>
          <w:szCs w:val="28"/>
        </w:rPr>
        <w:t xml:space="preserve"> </w:t>
      </w:r>
      <w:r w:rsidR="00E360B9" w:rsidRPr="00E360B9">
        <w:rPr>
          <w:b/>
          <w:bCs/>
          <w:sz w:val="28"/>
          <w:szCs w:val="28"/>
        </w:rPr>
        <w:t xml:space="preserve">Input </w:t>
      </w:r>
    </w:p>
    <w:p w14:paraId="4718E0B9" w14:textId="64A854C7" w:rsidR="00772819" w:rsidRPr="00F531E0" w:rsidRDefault="00772819" w:rsidP="00772819">
      <w:pPr>
        <w:rPr>
          <w:noProof/>
        </w:rPr>
      </w:pPr>
    </w:p>
    <w:p w14:paraId="4E048ADA" w14:textId="0791BBF2" w:rsidR="00772819" w:rsidRPr="00A1233E" w:rsidRDefault="00A1233E" w:rsidP="00772819">
      <w:pPr>
        <w:tabs>
          <w:tab w:val="left" w:pos="7512"/>
        </w:tabs>
        <w:rPr>
          <w:b/>
          <w:bCs/>
        </w:rPr>
      </w:pPr>
      <w:r w:rsidRPr="00F531E0">
        <w:rPr>
          <w:noProof/>
        </w:rPr>
        <w:lastRenderedPageBreak/>
        <w:drawing>
          <wp:anchor distT="0" distB="0" distL="114300" distR="114300" simplePos="0" relativeHeight="251658250" behindDoc="1" locked="0" layoutInCell="1" allowOverlap="1" wp14:anchorId="1E5E8809" wp14:editId="41B67841">
            <wp:simplePos x="0" y="0"/>
            <wp:positionH relativeFrom="column">
              <wp:posOffset>-352848</wp:posOffset>
            </wp:positionH>
            <wp:positionV relativeFrom="paragraph">
              <wp:posOffset>389467</wp:posOffset>
            </wp:positionV>
            <wp:extent cx="659892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13" y="21485"/>
                <wp:lineTo x="21513" y="0"/>
                <wp:lineTo x="0" y="0"/>
              </wp:wrapPolygon>
            </wp:wrapTight>
            <wp:docPr id="9609357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1233E">
        <w:rPr>
          <w:b/>
          <w:bCs/>
          <w:sz w:val="28"/>
          <w:szCs w:val="28"/>
        </w:rPr>
        <w:t>Output</w:t>
      </w:r>
      <w:r w:rsidR="00772819" w:rsidRPr="00A1233E">
        <w:rPr>
          <w:b/>
          <w:bCs/>
        </w:rPr>
        <w:tab/>
      </w:r>
    </w:p>
    <w:p w14:paraId="535FB3E4" w14:textId="47F2BA1C" w:rsidR="00772819" w:rsidRPr="00F531E0" w:rsidRDefault="00772819" w:rsidP="00772819">
      <w:pPr>
        <w:tabs>
          <w:tab w:val="left" w:pos="7512"/>
        </w:tabs>
      </w:pPr>
    </w:p>
    <w:p w14:paraId="1F03BD78" w14:textId="70F3501F" w:rsidR="00772819" w:rsidRPr="00A1233E" w:rsidRDefault="00A1233E" w:rsidP="00772819">
      <w:pPr>
        <w:tabs>
          <w:tab w:val="left" w:pos="7512"/>
        </w:tabs>
        <w:rPr>
          <w:b/>
          <w:bCs/>
          <w:sz w:val="28"/>
          <w:szCs w:val="28"/>
        </w:rPr>
      </w:pPr>
      <w:r w:rsidRPr="00A1233E">
        <w:rPr>
          <w:b/>
          <w:bCs/>
          <w:sz w:val="28"/>
          <w:szCs w:val="28"/>
        </w:rPr>
        <w:t xml:space="preserve">Describe the all </w:t>
      </w:r>
      <w:r w:rsidR="00DA2466" w:rsidRPr="00A1233E">
        <w:rPr>
          <w:b/>
          <w:bCs/>
          <w:sz w:val="28"/>
          <w:szCs w:val="28"/>
        </w:rPr>
        <w:t>title</w:t>
      </w:r>
      <w:r w:rsidRPr="00A1233E">
        <w:rPr>
          <w:b/>
          <w:bCs/>
          <w:sz w:val="28"/>
          <w:szCs w:val="28"/>
        </w:rPr>
        <w:t xml:space="preserve"> from steam table</w:t>
      </w:r>
      <w:r w:rsidR="00AD08BE">
        <w:rPr>
          <w:b/>
          <w:bCs/>
          <w:sz w:val="28"/>
          <w:szCs w:val="28"/>
        </w:rPr>
        <w:t>.</w:t>
      </w:r>
    </w:p>
    <w:p w14:paraId="643DA9D6" w14:textId="6F5F93B9" w:rsidR="00A1233E" w:rsidRPr="00A1233E" w:rsidRDefault="00A1233E" w:rsidP="00772819">
      <w:pPr>
        <w:tabs>
          <w:tab w:val="left" w:pos="7512"/>
        </w:tabs>
        <w:rPr>
          <w:b/>
          <w:bCs/>
          <w:sz w:val="28"/>
          <w:szCs w:val="28"/>
        </w:rPr>
      </w:pPr>
      <w:r w:rsidRPr="00F531E0">
        <w:rPr>
          <w:noProof/>
        </w:rPr>
        <w:drawing>
          <wp:anchor distT="0" distB="0" distL="114300" distR="114300" simplePos="0" relativeHeight="251658252" behindDoc="1" locked="0" layoutInCell="1" allowOverlap="1" wp14:anchorId="79ADFBB1" wp14:editId="3C7DD08D">
            <wp:simplePos x="0" y="0"/>
            <wp:positionH relativeFrom="margin">
              <wp:posOffset>-405553</wp:posOffset>
            </wp:positionH>
            <wp:positionV relativeFrom="paragraph">
              <wp:posOffset>378883</wp:posOffset>
            </wp:positionV>
            <wp:extent cx="6606540" cy="3581400"/>
            <wp:effectExtent l="0" t="0" r="3810" b="0"/>
            <wp:wrapTight wrapText="bothSides">
              <wp:wrapPolygon edited="0">
                <wp:start x="0" y="0"/>
                <wp:lineTo x="0" y="21485"/>
                <wp:lineTo x="21550" y="21485"/>
                <wp:lineTo x="21550" y="0"/>
                <wp:lineTo x="0" y="0"/>
              </wp:wrapPolygon>
            </wp:wrapTight>
            <wp:docPr id="4434784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2466" w:rsidRPr="00A1233E">
        <w:rPr>
          <w:b/>
          <w:bCs/>
          <w:sz w:val="28"/>
          <w:szCs w:val="28"/>
        </w:rPr>
        <w:t>Ans: Input</w:t>
      </w:r>
    </w:p>
    <w:p w14:paraId="69C7DB36" w14:textId="38CEE45E" w:rsidR="0051070C" w:rsidRPr="00F531E0" w:rsidRDefault="0051070C" w:rsidP="0051070C">
      <w:pPr>
        <w:tabs>
          <w:tab w:val="left" w:pos="7512"/>
        </w:tabs>
        <w:rPr>
          <w:noProof/>
        </w:rPr>
      </w:pPr>
    </w:p>
    <w:p w14:paraId="10642B4A" w14:textId="65D61A65" w:rsidR="0051070C" w:rsidRPr="00A1233E" w:rsidRDefault="00A1233E" w:rsidP="0051070C">
      <w:pPr>
        <w:tabs>
          <w:tab w:val="left" w:pos="2808"/>
        </w:tabs>
        <w:rPr>
          <w:b/>
          <w:bCs/>
          <w:noProof/>
          <w:sz w:val="28"/>
          <w:szCs w:val="28"/>
        </w:rPr>
      </w:pPr>
      <w:r w:rsidRPr="00A1233E">
        <w:rPr>
          <w:b/>
          <w:bCs/>
          <w:noProof/>
          <w:sz w:val="28"/>
          <w:szCs w:val="28"/>
        </w:rPr>
        <w:t>Output</w:t>
      </w:r>
    </w:p>
    <w:p w14:paraId="7764249D" w14:textId="38104EE2" w:rsidR="00DF5C09" w:rsidRDefault="00A1233E" w:rsidP="00A1233E">
      <w:pPr>
        <w:rPr>
          <w:noProof/>
        </w:rPr>
      </w:pPr>
      <w:r w:rsidRPr="00F531E0">
        <w:rPr>
          <w:noProof/>
        </w:rPr>
        <w:drawing>
          <wp:anchor distT="0" distB="0" distL="114300" distR="114300" simplePos="0" relativeHeight="251658253" behindDoc="1" locked="0" layoutInCell="1" allowOverlap="1" wp14:anchorId="356E040B" wp14:editId="5CC9959F">
            <wp:simplePos x="0" y="0"/>
            <wp:positionH relativeFrom="column">
              <wp:posOffset>-313266</wp:posOffset>
            </wp:positionH>
            <wp:positionV relativeFrom="paragraph">
              <wp:posOffset>186690</wp:posOffset>
            </wp:positionV>
            <wp:extent cx="6606540" cy="3581400"/>
            <wp:effectExtent l="0" t="0" r="3810" b="0"/>
            <wp:wrapTight wrapText="bothSides">
              <wp:wrapPolygon edited="0">
                <wp:start x="0" y="0"/>
                <wp:lineTo x="0" y="21485"/>
                <wp:lineTo x="21550" y="21485"/>
                <wp:lineTo x="21550" y="0"/>
                <wp:lineTo x="0" y="0"/>
              </wp:wrapPolygon>
            </wp:wrapTight>
            <wp:docPr id="8136615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A55701" w14:textId="6FEF3156" w:rsidR="00A1233E" w:rsidRDefault="00DD6906" w:rsidP="00A1233E">
      <w:pPr>
        <w:rPr>
          <w:b/>
          <w:bCs/>
          <w:noProof/>
          <w:sz w:val="24"/>
          <w:szCs w:val="24"/>
        </w:rPr>
      </w:pPr>
      <w:r w:rsidRPr="00DD6906">
        <w:rPr>
          <w:b/>
          <w:bCs/>
          <w:noProof/>
          <w:sz w:val="24"/>
          <w:szCs w:val="24"/>
        </w:rPr>
        <w:t>Retrieve LIMIT , The result will contain only 10 records from the total dataset</w:t>
      </w:r>
      <w:r w:rsidR="00AD08BE">
        <w:rPr>
          <w:b/>
          <w:bCs/>
          <w:noProof/>
          <w:sz w:val="24"/>
          <w:szCs w:val="24"/>
        </w:rPr>
        <w:t>.</w:t>
      </w:r>
    </w:p>
    <w:p w14:paraId="36682AA2" w14:textId="2AB47A1E" w:rsidR="00DD6906" w:rsidRPr="00DD6906" w:rsidRDefault="004511F0" w:rsidP="00A1233E">
      <w:pPr>
        <w:rPr>
          <w:b/>
          <w:bCs/>
          <w:noProof/>
        </w:rPr>
      </w:pPr>
      <w:r w:rsidRPr="00F531E0">
        <w:rPr>
          <w:noProof/>
        </w:rPr>
        <w:drawing>
          <wp:anchor distT="0" distB="0" distL="114300" distR="114300" simplePos="0" relativeHeight="251658254" behindDoc="1" locked="0" layoutInCell="1" allowOverlap="1" wp14:anchorId="7BFBC6A6" wp14:editId="45A16C6E">
            <wp:simplePos x="0" y="0"/>
            <wp:positionH relativeFrom="column">
              <wp:posOffset>-338667</wp:posOffset>
            </wp:positionH>
            <wp:positionV relativeFrom="paragraph">
              <wp:posOffset>265007</wp:posOffset>
            </wp:positionV>
            <wp:extent cx="65913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14037752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6906">
        <w:rPr>
          <w:b/>
          <w:bCs/>
          <w:noProof/>
          <w:sz w:val="24"/>
          <w:szCs w:val="24"/>
        </w:rPr>
        <w:t>Ans: Input</w:t>
      </w:r>
    </w:p>
    <w:p w14:paraId="6C797AD1" w14:textId="6DEADDDD" w:rsidR="00DF5C09" w:rsidRDefault="00DF5C09" w:rsidP="00DF5C09">
      <w:pPr>
        <w:tabs>
          <w:tab w:val="left" w:pos="6852"/>
        </w:tabs>
      </w:pPr>
      <w:r w:rsidRPr="00F531E0">
        <w:tab/>
      </w:r>
    </w:p>
    <w:p w14:paraId="4BD68E2A" w14:textId="3F49F2C5" w:rsidR="004511F0" w:rsidRPr="004511F0" w:rsidRDefault="00602F90" w:rsidP="00DF5C09">
      <w:pPr>
        <w:tabs>
          <w:tab w:val="left" w:pos="6852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56" behindDoc="1" locked="0" layoutInCell="1" allowOverlap="1" wp14:anchorId="769F811E" wp14:editId="48AA3AE0">
            <wp:simplePos x="0" y="0"/>
            <wp:positionH relativeFrom="margin">
              <wp:posOffset>-279400</wp:posOffset>
            </wp:positionH>
            <wp:positionV relativeFrom="paragraph">
              <wp:posOffset>396240</wp:posOffset>
            </wp:positionV>
            <wp:extent cx="6544310" cy="3581400"/>
            <wp:effectExtent l="0" t="0" r="8890" b="0"/>
            <wp:wrapTight wrapText="bothSides">
              <wp:wrapPolygon edited="0">
                <wp:start x="0" y="0"/>
                <wp:lineTo x="0" y="21485"/>
                <wp:lineTo x="21566" y="21485"/>
                <wp:lineTo x="21566" y="0"/>
                <wp:lineTo x="0" y="0"/>
              </wp:wrapPolygon>
            </wp:wrapTight>
            <wp:docPr id="9049061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0611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11F0" w:rsidRPr="004511F0">
        <w:rPr>
          <w:b/>
          <w:bCs/>
          <w:sz w:val="28"/>
          <w:szCs w:val="28"/>
        </w:rPr>
        <w:t>Output</w:t>
      </w:r>
    </w:p>
    <w:p w14:paraId="137C4D53" w14:textId="3C72B378" w:rsidR="00280375" w:rsidRPr="00601982" w:rsidRDefault="00601982" w:rsidP="00601982">
      <w:pPr>
        <w:rPr>
          <w:b/>
          <w:bCs/>
          <w:sz w:val="28"/>
          <w:szCs w:val="28"/>
        </w:rPr>
      </w:pPr>
      <w:r w:rsidRPr="00601982">
        <w:rPr>
          <w:b/>
          <w:bCs/>
          <w:sz w:val="28"/>
          <w:szCs w:val="28"/>
        </w:rPr>
        <w:t>Retrieve ORDER by= This operation arranges or sorts the records in the dataset by the name field (likely the project name).</w:t>
      </w:r>
    </w:p>
    <w:p w14:paraId="36F9C478" w14:textId="11EEFFFE" w:rsidR="00601982" w:rsidRPr="00601982" w:rsidRDefault="00601982" w:rsidP="00601982">
      <w:pPr>
        <w:rPr>
          <w:b/>
          <w:bCs/>
          <w:sz w:val="28"/>
          <w:szCs w:val="28"/>
        </w:rPr>
      </w:pPr>
      <w:r w:rsidRPr="00F531E0">
        <w:rPr>
          <w:noProof/>
        </w:rPr>
        <w:drawing>
          <wp:anchor distT="0" distB="0" distL="114300" distR="114300" simplePos="0" relativeHeight="251658255" behindDoc="1" locked="0" layoutInCell="1" allowOverlap="1" wp14:anchorId="2DABE985" wp14:editId="6C746742">
            <wp:simplePos x="0" y="0"/>
            <wp:positionH relativeFrom="column">
              <wp:posOffset>-262255</wp:posOffset>
            </wp:positionH>
            <wp:positionV relativeFrom="paragraph">
              <wp:posOffset>357928</wp:posOffset>
            </wp:positionV>
            <wp:extent cx="657606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25" y="21485"/>
                <wp:lineTo x="21525" y="0"/>
                <wp:lineTo x="0" y="0"/>
              </wp:wrapPolygon>
            </wp:wrapTight>
            <wp:docPr id="15136323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5EC7" w:rsidRPr="00601982">
        <w:rPr>
          <w:b/>
          <w:bCs/>
          <w:sz w:val="28"/>
          <w:szCs w:val="28"/>
        </w:rPr>
        <w:t>Ans: Input</w:t>
      </w:r>
    </w:p>
    <w:p w14:paraId="29205109" w14:textId="2DE1F0C6" w:rsidR="00602F90" w:rsidRPr="00855EC7" w:rsidRDefault="00602F90" w:rsidP="00602F90">
      <w:pPr>
        <w:rPr>
          <w:b/>
          <w:bCs/>
          <w:sz w:val="28"/>
          <w:szCs w:val="28"/>
        </w:rPr>
      </w:pPr>
    </w:p>
    <w:p w14:paraId="058DD0F4" w14:textId="7B789D4D" w:rsidR="00602F90" w:rsidRPr="00855EC7" w:rsidRDefault="00855EC7" w:rsidP="00602F90">
      <w:pPr>
        <w:rPr>
          <w:b/>
          <w:bCs/>
          <w:sz w:val="28"/>
          <w:szCs w:val="28"/>
        </w:rPr>
      </w:pPr>
      <w:r w:rsidRPr="00F531E0">
        <w:rPr>
          <w:noProof/>
        </w:rPr>
        <w:drawing>
          <wp:anchor distT="0" distB="0" distL="114300" distR="114300" simplePos="0" relativeHeight="251658257" behindDoc="1" locked="0" layoutInCell="1" allowOverlap="1" wp14:anchorId="3F602664" wp14:editId="5C921D21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65532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7" y="21485"/>
                <wp:lineTo x="21537" y="0"/>
                <wp:lineTo x="0" y="0"/>
              </wp:wrapPolygon>
            </wp:wrapTight>
            <wp:docPr id="7110059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55EC7">
        <w:rPr>
          <w:b/>
          <w:bCs/>
          <w:sz w:val="28"/>
          <w:szCs w:val="28"/>
        </w:rPr>
        <w:t>Output</w:t>
      </w:r>
    </w:p>
    <w:p w14:paraId="0970662A" w14:textId="51F0113B" w:rsidR="00602F90" w:rsidRPr="005300FE" w:rsidRDefault="00E96C4F" w:rsidP="00602F90">
      <w:pPr>
        <w:rPr>
          <w:b/>
          <w:bCs/>
          <w:sz w:val="28"/>
          <w:szCs w:val="28"/>
        </w:rPr>
      </w:pPr>
      <w:r w:rsidRPr="005300FE">
        <w:rPr>
          <w:b/>
          <w:bCs/>
          <w:sz w:val="28"/>
          <w:szCs w:val="28"/>
        </w:rPr>
        <w:t xml:space="preserve">Retrieve the data </w:t>
      </w:r>
      <w:r w:rsidR="005300FE" w:rsidRPr="005300FE">
        <w:rPr>
          <w:b/>
          <w:bCs/>
          <w:sz w:val="28"/>
          <w:szCs w:val="28"/>
        </w:rPr>
        <w:t>group</w:t>
      </w:r>
      <w:r w:rsidRPr="005300FE">
        <w:rPr>
          <w:b/>
          <w:bCs/>
          <w:sz w:val="28"/>
          <w:szCs w:val="28"/>
        </w:rPr>
        <w:t xml:space="preserve"> by publisher</w:t>
      </w:r>
      <w:r w:rsidR="00AD08BE">
        <w:rPr>
          <w:b/>
          <w:bCs/>
          <w:sz w:val="28"/>
          <w:szCs w:val="28"/>
        </w:rPr>
        <w:t>.</w:t>
      </w:r>
    </w:p>
    <w:p w14:paraId="69B5251A" w14:textId="7ABA05A7" w:rsidR="00E96C4F" w:rsidRPr="005300FE" w:rsidRDefault="005300FE" w:rsidP="00602F90">
      <w:pPr>
        <w:rPr>
          <w:b/>
          <w:bCs/>
          <w:sz w:val="28"/>
          <w:szCs w:val="28"/>
        </w:rPr>
      </w:pPr>
      <w:r w:rsidRPr="00F531E0">
        <w:rPr>
          <w:noProof/>
        </w:rPr>
        <w:drawing>
          <wp:anchor distT="0" distB="0" distL="114300" distR="114300" simplePos="0" relativeHeight="251658258" behindDoc="1" locked="0" layoutInCell="1" allowOverlap="1" wp14:anchorId="3702F73E" wp14:editId="24D36338">
            <wp:simplePos x="0" y="0"/>
            <wp:positionH relativeFrom="margin">
              <wp:posOffset>-394970</wp:posOffset>
            </wp:positionH>
            <wp:positionV relativeFrom="paragraph">
              <wp:posOffset>424180</wp:posOffset>
            </wp:positionV>
            <wp:extent cx="66548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18" y="21485"/>
                <wp:lineTo x="21518" y="0"/>
                <wp:lineTo x="0" y="0"/>
              </wp:wrapPolygon>
            </wp:wrapTight>
            <wp:docPr id="19390780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300FE">
        <w:rPr>
          <w:b/>
          <w:bCs/>
          <w:sz w:val="28"/>
          <w:szCs w:val="28"/>
        </w:rPr>
        <w:t>Ans: Input</w:t>
      </w:r>
    </w:p>
    <w:p w14:paraId="55437733" w14:textId="77777777" w:rsidR="005300FE" w:rsidRDefault="005300FE" w:rsidP="00602F90"/>
    <w:p w14:paraId="7FE7D180" w14:textId="794488DD" w:rsidR="00602F90" w:rsidRPr="005300FE" w:rsidRDefault="005300FE" w:rsidP="00602F90">
      <w:pPr>
        <w:rPr>
          <w:b/>
          <w:bCs/>
          <w:sz w:val="28"/>
          <w:szCs w:val="28"/>
        </w:rPr>
      </w:pPr>
      <w:r w:rsidRPr="005300FE">
        <w:rPr>
          <w:b/>
          <w:bCs/>
          <w:sz w:val="28"/>
          <w:szCs w:val="28"/>
        </w:rPr>
        <w:t>Output</w:t>
      </w:r>
    </w:p>
    <w:p w14:paraId="6E2BD6C9" w14:textId="0F0CFA16" w:rsidR="00602F90" w:rsidRPr="00602F90" w:rsidRDefault="005300FE" w:rsidP="00602F90">
      <w:r w:rsidRPr="00F531E0">
        <w:rPr>
          <w:noProof/>
        </w:rPr>
        <w:drawing>
          <wp:anchor distT="0" distB="0" distL="114300" distR="114300" simplePos="0" relativeHeight="251658259" behindDoc="1" locked="0" layoutInCell="1" allowOverlap="1" wp14:anchorId="7E059462" wp14:editId="291F9B43">
            <wp:simplePos x="0" y="0"/>
            <wp:positionH relativeFrom="margin">
              <wp:posOffset>-438785</wp:posOffset>
            </wp:positionH>
            <wp:positionV relativeFrom="paragraph">
              <wp:posOffset>184150</wp:posOffset>
            </wp:positionV>
            <wp:extent cx="6702425" cy="3581400"/>
            <wp:effectExtent l="0" t="0" r="3175" b="0"/>
            <wp:wrapTight wrapText="bothSides">
              <wp:wrapPolygon edited="0">
                <wp:start x="0" y="0"/>
                <wp:lineTo x="0" y="21485"/>
                <wp:lineTo x="21549" y="21485"/>
                <wp:lineTo x="21549" y="0"/>
                <wp:lineTo x="0" y="0"/>
              </wp:wrapPolygon>
            </wp:wrapTight>
            <wp:docPr id="651690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602F90" w:rsidRPr="00602F90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E6AC9" w14:textId="77777777" w:rsidR="00061DF7" w:rsidRDefault="00061DF7" w:rsidP="0051070C">
      <w:pPr>
        <w:spacing w:after="0" w:line="240" w:lineRule="auto"/>
      </w:pPr>
      <w:r>
        <w:separator/>
      </w:r>
    </w:p>
  </w:endnote>
  <w:endnote w:type="continuationSeparator" w:id="0">
    <w:p w14:paraId="421C73B4" w14:textId="77777777" w:rsidR="00061DF7" w:rsidRDefault="00061DF7" w:rsidP="0051070C">
      <w:pPr>
        <w:spacing w:after="0" w:line="240" w:lineRule="auto"/>
      </w:pPr>
      <w:r>
        <w:continuationSeparator/>
      </w:r>
    </w:p>
  </w:endnote>
  <w:endnote w:type="continuationNotice" w:id="1">
    <w:p w14:paraId="1A9D9E45" w14:textId="77777777" w:rsidR="00061DF7" w:rsidRDefault="00061D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941C2" w14:textId="77777777" w:rsidR="0051070C" w:rsidRDefault="0051070C">
    <w:pPr>
      <w:pStyle w:val="Footer"/>
    </w:pPr>
  </w:p>
  <w:p w14:paraId="5AEBD6FB" w14:textId="77777777" w:rsidR="0051070C" w:rsidRDefault="0051070C">
    <w:pPr>
      <w:pStyle w:val="Footer"/>
    </w:pPr>
  </w:p>
  <w:p w14:paraId="248C34F9" w14:textId="77777777" w:rsidR="0051070C" w:rsidRDefault="005107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49EA78" w14:textId="77777777" w:rsidR="00061DF7" w:rsidRDefault="00061DF7" w:rsidP="0051070C">
      <w:pPr>
        <w:spacing w:after="0" w:line="240" w:lineRule="auto"/>
      </w:pPr>
      <w:r>
        <w:separator/>
      </w:r>
    </w:p>
  </w:footnote>
  <w:footnote w:type="continuationSeparator" w:id="0">
    <w:p w14:paraId="702D0C5A" w14:textId="77777777" w:rsidR="00061DF7" w:rsidRDefault="00061DF7" w:rsidP="0051070C">
      <w:pPr>
        <w:spacing w:after="0" w:line="240" w:lineRule="auto"/>
      </w:pPr>
      <w:r>
        <w:continuationSeparator/>
      </w:r>
    </w:p>
  </w:footnote>
  <w:footnote w:type="continuationNotice" w:id="1">
    <w:p w14:paraId="27D60AE4" w14:textId="77777777" w:rsidR="00061DF7" w:rsidRDefault="00061DF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4CB"/>
    <w:rsid w:val="00061DF7"/>
    <w:rsid w:val="000D083F"/>
    <w:rsid w:val="00140965"/>
    <w:rsid w:val="00141143"/>
    <w:rsid w:val="00174318"/>
    <w:rsid w:val="002465FA"/>
    <w:rsid w:val="00246A06"/>
    <w:rsid w:val="00280375"/>
    <w:rsid w:val="002A28FC"/>
    <w:rsid w:val="00325900"/>
    <w:rsid w:val="00354E39"/>
    <w:rsid w:val="003563D8"/>
    <w:rsid w:val="0041580F"/>
    <w:rsid w:val="0042139C"/>
    <w:rsid w:val="0043007B"/>
    <w:rsid w:val="004511F0"/>
    <w:rsid w:val="004D388F"/>
    <w:rsid w:val="004D7397"/>
    <w:rsid w:val="004E3883"/>
    <w:rsid w:val="004E6D17"/>
    <w:rsid w:val="0050691D"/>
    <w:rsid w:val="0051070C"/>
    <w:rsid w:val="005140C3"/>
    <w:rsid w:val="005300FE"/>
    <w:rsid w:val="005A28FC"/>
    <w:rsid w:val="005A3A69"/>
    <w:rsid w:val="00601982"/>
    <w:rsid w:val="00602F90"/>
    <w:rsid w:val="00612E7A"/>
    <w:rsid w:val="006133A1"/>
    <w:rsid w:val="00690BCA"/>
    <w:rsid w:val="006E2281"/>
    <w:rsid w:val="00706231"/>
    <w:rsid w:val="0073486A"/>
    <w:rsid w:val="00772819"/>
    <w:rsid w:val="007F43E2"/>
    <w:rsid w:val="00816141"/>
    <w:rsid w:val="008461B2"/>
    <w:rsid w:val="0085116E"/>
    <w:rsid w:val="00855EC7"/>
    <w:rsid w:val="008662A1"/>
    <w:rsid w:val="00870284"/>
    <w:rsid w:val="00924E8D"/>
    <w:rsid w:val="00A1233E"/>
    <w:rsid w:val="00A1690B"/>
    <w:rsid w:val="00A853FF"/>
    <w:rsid w:val="00A904D5"/>
    <w:rsid w:val="00AB69BE"/>
    <w:rsid w:val="00AD08BE"/>
    <w:rsid w:val="00AD3D33"/>
    <w:rsid w:val="00AE24D3"/>
    <w:rsid w:val="00B16911"/>
    <w:rsid w:val="00B43177"/>
    <w:rsid w:val="00B44F40"/>
    <w:rsid w:val="00C12F8F"/>
    <w:rsid w:val="00C30701"/>
    <w:rsid w:val="00C351C1"/>
    <w:rsid w:val="00C964CB"/>
    <w:rsid w:val="00CB012F"/>
    <w:rsid w:val="00CF2EC6"/>
    <w:rsid w:val="00D249CC"/>
    <w:rsid w:val="00D26F26"/>
    <w:rsid w:val="00D81748"/>
    <w:rsid w:val="00DA2466"/>
    <w:rsid w:val="00DB2DD7"/>
    <w:rsid w:val="00DD6906"/>
    <w:rsid w:val="00DE3BDA"/>
    <w:rsid w:val="00DF5C09"/>
    <w:rsid w:val="00DF7B86"/>
    <w:rsid w:val="00E01551"/>
    <w:rsid w:val="00E349E7"/>
    <w:rsid w:val="00E360B9"/>
    <w:rsid w:val="00E47A98"/>
    <w:rsid w:val="00E536D1"/>
    <w:rsid w:val="00E9336C"/>
    <w:rsid w:val="00E95D17"/>
    <w:rsid w:val="00E96C4F"/>
    <w:rsid w:val="00EF6C56"/>
    <w:rsid w:val="00F531E0"/>
    <w:rsid w:val="00F8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3EA0D"/>
  <w15:chartTrackingRefBased/>
  <w15:docId w15:val="{AF05025E-23AF-4AE2-B6CB-63883342B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4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4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4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4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4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4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4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4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4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4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4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4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4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4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4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4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4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4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4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4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4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4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4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4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4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4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4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4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4C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07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70C"/>
  </w:style>
  <w:style w:type="paragraph" w:styleId="Footer">
    <w:name w:val="footer"/>
    <w:basedOn w:val="Normal"/>
    <w:link w:val="FooterChar"/>
    <w:uiPriority w:val="99"/>
    <w:unhideWhenUsed/>
    <w:rsid w:val="005107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631CA-F906-425E-B672-0047BF349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Panchal</dc:creator>
  <cp:keywords/>
  <dc:description/>
  <cp:lastModifiedBy>Nimit Singh</cp:lastModifiedBy>
  <cp:revision>73</cp:revision>
  <dcterms:created xsi:type="dcterms:W3CDTF">2024-12-23T10:36:00Z</dcterms:created>
  <dcterms:modified xsi:type="dcterms:W3CDTF">2024-12-24T08:52:00Z</dcterms:modified>
</cp:coreProperties>
</file>